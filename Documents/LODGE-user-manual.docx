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ED116" w14:textId="4C5B59F3" w:rsidR="004E2DBB" w:rsidRDefault="004E2DBB" w:rsidP="004E2DBB">
      <w:p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8FE3D94" wp14:editId="03A3AC6E">
            <wp:extent cx="4333875" cy="4333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9B5D" w14:textId="77777777" w:rsidR="004E2DBB" w:rsidRDefault="004E2DBB" w:rsidP="004E2DBB">
      <w:pPr>
        <w:jc w:val="center"/>
        <w:rPr>
          <w:b/>
          <w:bCs/>
          <w:sz w:val="52"/>
          <w:szCs w:val="52"/>
        </w:rPr>
      </w:pPr>
    </w:p>
    <w:p w14:paraId="726BE7D3" w14:textId="66AB984E" w:rsidR="003306BD" w:rsidRPr="004E2DBB" w:rsidRDefault="004E2DBB" w:rsidP="004E2DBB">
      <w:pPr>
        <w:jc w:val="center"/>
        <w:rPr>
          <w:b/>
          <w:bCs/>
          <w:sz w:val="52"/>
          <w:szCs w:val="52"/>
        </w:rPr>
      </w:pPr>
      <w:r w:rsidRPr="004E2DBB">
        <w:rPr>
          <w:b/>
          <w:bCs/>
          <w:sz w:val="52"/>
          <w:szCs w:val="52"/>
        </w:rPr>
        <w:t>LODGE</w:t>
      </w:r>
    </w:p>
    <w:p w14:paraId="350ADC44" w14:textId="17C4C741" w:rsidR="004E2DBB" w:rsidRPr="004E2DBB" w:rsidRDefault="004E2DBB" w:rsidP="004E2DBB">
      <w:pPr>
        <w:jc w:val="center"/>
        <w:rPr>
          <w:b/>
          <w:bCs/>
          <w:sz w:val="52"/>
          <w:szCs w:val="52"/>
        </w:rPr>
      </w:pPr>
      <w:r w:rsidRPr="004E2DBB">
        <w:rPr>
          <w:b/>
          <w:bCs/>
          <w:sz w:val="52"/>
          <w:szCs w:val="52"/>
        </w:rPr>
        <w:t>USER MANUAL</w:t>
      </w:r>
    </w:p>
    <w:p w14:paraId="731CB4E5" w14:textId="551B1CE3" w:rsidR="004E2DBB" w:rsidRPr="006B4378" w:rsidRDefault="006B4378" w:rsidP="004E2DBB">
      <w:pPr>
        <w:jc w:val="center"/>
        <w:rPr>
          <w:ins w:id="0" w:author="Carl Viray" w:date="2023-12-16T09:29:00Z"/>
          <w:b/>
          <w:bCs/>
          <w:sz w:val="28"/>
          <w:szCs w:val="28"/>
          <w:rPrChange w:id="1" w:author="Carl Viray" w:date="2023-12-16T10:07:00Z">
            <w:rPr>
              <w:ins w:id="2" w:author="Carl Viray" w:date="2023-12-16T09:29:00Z"/>
              <w:b/>
              <w:bCs/>
              <w:sz w:val="52"/>
              <w:szCs w:val="52"/>
            </w:rPr>
          </w:rPrChange>
        </w:rPr>
      </w:pPr>
      <w:proofErr w:type="spellStart"/>
      <w:ins w:id="3" w:author="Carl Viray" w:date="2023-12-16T10:06:00Z">
        <w:r w:rsidRPr="006B4378">
          <w:rPr>
            <w:b/>
            <w:bCs/>
            <w:sz w:val="28"/>
            <w:szCs w:val="28"/>
            <w:rPrChange w:id="4" w:author="Carl Viray" w:date="2023-12-16T10:07:00Z">
              <w:rPr>
                <w:b/>
                <w:bCs/>
                <w:sz w:val="52"/>
                <w:szCs w:val="52"/>
              </w:rPr>
            </w:rPrChange>
          </w:rPr>
          <w:t>TechWave</w:t>
        </w:r>
        <w:proofErr w:type="spellEnd"/>
        <w:r w:rsidRPr="006B4378">
          <w:rPr>
            <w:b/>
            <w:bCs/>
            <w:sz w:val="28"/>
            <w:szCs w:val="28"/>
            <w:rPrChange w:id="5" w:author="Carl Viray" w:date="2023-12-16T10:07:00Z">
              <w:rPr>
                <w:b/>
                <w:bCs/>
                <w:sz w:val="52"/>
                <w:szCs w:val="52"/>
              </w:rPr>
            </w:rPrChange>
          </w:rPr>
          <w:t xml:space="preserve"> 2023</w:t>
        </w:r>
      </w:ins>
    </w:p>
    <w:p w14:paraId="5A23D2B1" w14:textId="77777777" w:rsidR="004E2DBB" w:rsidRPr="004E2DBB" w:rsidRDefault="004E2DBB" w:rsidP="004E2DBB">
      <w:pPr>
        <w:jc w:val="center"/>
        <w:rPr>
          <w:b/>
          <w:bCs/>
          <w:sz w:val="52"/>
          <w:szCs w:val="52"/>
        </w:rPr>
      </w:pPr>
    </w:p>
    <w:p w14:paraId="5C028094" w14:textId="4D516A29" w:rsidR="004E2DBB" w:rsidRPr="004E2DBB" w:rsidRDefault="004E2DBB">
      <w:pPr>
        <w:rPr>
          <w:sz w:val="32"/>
          <w:szCs w:val="32"/>
          <w:rPrChange w:id="6" w:author="Carl Viray" w:date="2023-12-16T09:29:00Z">
            <w:rPr>
              <w:b/>
              <w:bCs/>
              <w:sz w:val="52"/>
              <w:szCs w:val="52"/>
            </w:rPr>
          </w:rPrChange>
        </w:rPr>
        <w:pPrChange w:id="7" w:author="Carl Viray" w:date="2023-12-16T09:29:00Z">
          <w:pPr>
            <w:jc w:val="center"/>
          </w:pPr>
        </w:pPrChange>
      </w:pPr>
      <w:proofErr w:type="spellStart"/>
      <w:r w:rsidRPr="004E2DBB">
        <w:rPr>
          <w:sz w:val="32"/>
          <w:szCs w:val="32"/>
          <w:rPrChange w:id="8" w:author="Carl Viray" w:date="2023-12-16T09:29:00Z">
            <w:rPr>
              <w:b/>
              <w:bCs/>
              <w:sz w:val="52"/>
              <w:szCs w:val="52"/>
            </w:rPr>
          </w:rPrChange>
        </w:rPr>
        <w:t>Carlloyd</w:t>
      </w:r>
      <w:proofErr w:type="spellEnd"/>
      <w:r w:rsidRPr="004E2DBB">
        <w:rPr>
          <w:sz w:val="32"/>
          <w:szCs w:val="32"/>
          <w:rPrChange w:id="9" w:author="Carl Viray" w:date="2023-12-16T09:29:00Z">
            <w:rPr>
              <w:b/>
              <w:bCs/>
              <w:sz w:val="52"/>
              <w:szCs w:val="52"/>
            </w:rPr>
          </w:rPrChange>
        </w:rPr>
        <w:t xml:space="preserve"> Viray</w:t>
      </w:r>
    </w:p>
    <w:p w14:paraId="47628381" w14:textId="2B56C50A" w:rsidR="004E2DBB" w:rsidRDefault="004E2DBB" w:rsidP="004E2DBB">
      <w:pPr>
        <w:rPr>
          <w:ins w:id="10" w:author="Carl Viray" w:date="2023-12-16T09:29:00Z"/>
          <w:sz w:val="32"/>
          <w:szCs w:val="32"/>
        </w:rPr>
      </w:pPr>
      <w:r w:rsidRPr="004E2DBB">
        <w:rPr>
          <w:sz w:val="32"/>
          <w:szCs w:val="32"/>
          <w:rPrChange w:id="11" w:author="Carl Viray" w:date="2023-12-16T09:29:00Z">
            <w:rPr>
              <w:b/>
              <w:bCs/>
              <w:sz w:val="52"/>
              <w:szCs w:val="52"/>
            </w:rPr>
          </w:rPrChange>
        </w:rPr>
        <w:t xml:space="preserve">Justine Leung </w:t>
      </w:r>
      <w:proofErr w:type="spellStart"/>
      <w:r w:rsidRPr="004E2DBB">
        <w:rPr>
          <w:sz w:val="32"/>
          <w:szCs w:val="32"/>
          <w:rPrChange w:id="12" w:author="Carl Viray" w:date="2023-12-16T09:29:00Z">
            <w:rPr>
              <w:b/>
              <w:bCs/>
              <w:sz w:val="52"/>
              <w:szCs w:val="52"/>
            </w:rPr>
          </w:rPrChange>
        </w:rPr>
        <w:t>Furuganan</w:t>
      </w:r>
      <w:proofErr w:type="spellEnd"/>
    </w:p>
    <w:p w14:paraId="3AD1EA53" w14:textId="35146D5C" w:rsidR="004E2DBB" w:rsidRDefault="004E2DBB" w:rsidP="004E2DBB">
      <w:pPr>
        <w:rPr>
          <w:ins w:id="13" w:author="Carl Viray" w:date="2023-12-16T09:30:00Z"/>
          <w:sz w:val="32"/>
          <w:szCs w:val="32"/>
        </w:rPr>
      </w:pPr>
    </w:p>
    <w:p w14:paraId="6BB434EA" w14:textId="6448AFE4" w:rsidR="004E2DBB" w:rsidRPr="004E2DBB" w:rsidRDefault="004E2DBB" w:rsidP="004E2DBB">
      <w:pPr>
        <w:jc w:val="center"/>
        <w:rPr>
          <w:ins w:id="14" w:author="Carl Viray" w:date="2023-12-16T09:32:00Z"/>
          <w:b/>
          <w:bCs/>
          <w:sz w:val="32"/>
          <w:szCs w:val="32"/>
          <w:rPrChange w:id="15" w:author="Carl Viray" w:date="2023-12-16T09:35:00Z">
            <w:rPr>
              <w:ins w:id="16" w:author="Carl Viray" w:date="2023-12-16T09:32:00Z"/>
              <w:sz w:val="32"/>
              <w:szCs w:val="32"/>
            </w:rPr>
          </w:rPrChange>
        </w:rPr>
      </w:pPr>
      <w:ins w:id="17" w:author="Carl Viray" w:date="2023-12-16T09:32:00Z">
        <w:r w:rsidRPr="004E2DBB">
          <w:rPr>
            <w:b/>
            <w:bCs/>
            <w:sz w:val="32"/>
            <w:szCs w:val="32"/>
            <w:rPrChange w:id="18" w:author="Carl Viray" w:date="2023-12-16T09:35:00Z">
              <w:rPr>
                <w:sz w:val="32"/>
                <w:szCs w:val="32"/>
              </w:rPr>
            </w:rPrChange>
          </w:rPr>
          <w:lastRenderedPageBreak/>
          <w:t xml:space="preserve">REGISTERING </w:t>
        </w:r>
      </w:ins>
      <w:ins w:id="19" w:author="Carl Viray" w:date="2023-12-16T09:35:00Z">
        <w:r>
          <w:rPr>
            <w:b/>
            <w:bCs/>
            <w:sz w:val="32"/>
            <w:szCs w:val="32"/>
          </w:rPr>
          <w:t xml:space="preserve">NEW </w:t>
        </w:r>
      </w:ins>
      <w:ins w:id="20" w:author="Carl Viray" w:date="2023-12-16T09:32:00Z">
        <w:r w:rsidRPr="004E2DBB">
          <w:rPr>
            <w:b/>
            <w:bCs/>
            <w:sz w:val="32"/>
            <w:szCs w:val="32"/>
            <w:rPrChange w:id="21" w:author="Carl Viray" w:date="2023-12-16T09:35:00Z">
              <w:rPr>
                <w:sz w:val="32"/>
                <w:szCs w:val="32"/>
              </w:rPr>
            </w:rPrChange>
          </w:rPr>
          <w:t>ACCOUNT</w:t>
        </w:r>
      </w:ins>
    </w:p>
    <w:p w14:paraId="75D41D86" w14:textId="0DE0537C" w:rsidR="004E2DBB" w:rsidRPr="004E2DBB" w:rsidRDefault="004E2DBB">
      <w:pPr>
        <w:pStyle w:val="ListParagraph"/>
        <w:numPr>
          <w:ilvl w:val="0"/>
          <w:numId w:val="3"/>
        </w:numPr>
        <w:rPr>
          <w:ins w:id="22" w:author="Carl Viray" w:date="2023-12-16T09:31:00Z"/>
          <w:sz w:val="32"/>
          <w:szCs w:val="32"/>
          <w:rPrChange w:id="23" w:author="Carl Viray" w:date="2023-12-16T09:32:00Z">
            <w:rPr>
              <w:ins w:id="24" w:author="Carl Viray" w:date="2023-12-16T09:31:00Z"/>
            </w:rPr>
          </w:rPrChange>
        </w:rPr>
        <w:pPrChange w:id="25" w:author="Carl Viray" w:date="2023-12-16T09:32:00Z">
          <w:pPr/>
        </w:pPrChange>
      </w:pPr>
      <w:ins w:id="26" w:author="Carl Viray" w:date="2023-12-16T09:32:00Z">
        <w:r>
          <w:rPr>
            <w:sz w:val="32"/>
            <w:szCs w:val="32"/>
          </w:rPr>
          <w:t>Navigate to register new account button.</w:t>
        </w:r>
      </w:ins>
    </w:p>
    <w:p w14:paraId="6CD109A3" w14:textId="08A7F125" w:rsidR="004E2DBB" w:rsidRDefault="004E2DBB" w:rsidP="004E2DBB">
      <w:pPr>
        <w:jc w:val="center"/>
        <w:rPr>
          <w:ins w:id="27" w:author="Carl Viray" w:date="2023-12-16T09:36:00Z"/>
          <w:sz w:val="32"/>
          <w:szCs w:val="32"/>
        </w:rPr>
      </w:pPr>
      <w:ins w:id="28" w:author="Carl Viray" w:date="2023-12-16T09:35:00Z">
        <w:r w:rsidRPr="004E2DBB">
          <w:rPr>
            <w:noProof/>
            <w:sz w:val="32"/>
            <w:szCs w:val="32"/>
          </w:rPr>
          <w:drawing>
            <wp:inline distT="0" distB="0" distL="0" distR="0" wp14:anchorId="72EC0F32" wp14:editId="2C285A51">
              <wp:extent cx="3362960" cy="7146290"/>
              <wp:effectExtent l="0" t="0" r="889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69056" cy="71592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86C3F38" w14:textId="35AC6431" w:rsidR="00486204" w:rsidRDefault="004E2DBB" w:rsidP="00486204">
      <w:pPr>
        <w:pStyle w:val="ListParagraph"/>
        <w:numPr>
          <w:ilvl w:val="0"/>
          <w:numId w:val="3"/>
        </w:numPr>
        <w:rPr>
          <w:ins w:id="29" w:author="Carl Viray" w:date="2023-12-16T09:39:00Z"/>
          <w:sz w:val="32"/>
          <w:szCs w:val="32"/>
        </w:rPr>
      </w:pPr>
      <w:ins w:id="30" w:author="Carl Viray" w:date="2023-12-16T09:36:00Z">
        <w:r>
          <w:rPr>
            <w:sz w:val="32"/>
            <w:szCs w:val="32"/>
          </w:rPr>
          <w:lastRenderedPageBreak/>
          <w:t xml:space="preserve"> Inp</w:t>
        </w:r>
      </w:ins>
      <w:ins w:id="31" w:author="Carl Viray" w:date="2023-12-16T09:37:00Z">
        <w:r>
          <w:rPr>
            <w:sz w:val="32"/>
            <w:szCs w:val="32"/>
          </w:rPr>
          <w:t>ut Credential</w:t>
        </w:r>
      </w:ins>
      <w:ins w:id="32" w:author="Carl Viray" w:date="2023-12-16T09:39:00Z">
        <w:r w:rsidR="00486204">
          <w:rPr>
            <w:sz w:val="32"/>
            <w:szCs w:val="32"/>
          </w:rPr>
          <w:t>s</w:t>
        </w:r>
      </w:ins>
    </w:p>
    <w:p w14:paraId="318C6C64" w14:textId="67E6AEB2" w:rsidR="00486204" w:rsidRDefault="00486204" w:rsidP="00486204">
      <w:pPr>
        <w:pStyle w:val="ListParagraph"/>
        <w:numPr>
          <w:ilvl w:val="1"/>
          <w:numId w:val="3"/>
        </w:numPr>
        <w:rPr>
          <w:ins w:id="33" w:author="Carl Viray" w:date="2023-12-16T09:39:00Z"/>
          <w:sz w:val="32"/>
          <w:szCs w:val="32"/>
        </w:rPr>
      </w:pPr>
      <w:ins w:id="34" w:author="Carl Viray" w:date="2023-12-16T09:39:00Z">
        <w:r>
          <w:rPr>
            <w:sz w:val="32"/>
            <w:szCs w:val="32"/>
          </w:rPr>
          <w:t>Staff</w:t>
        </w:r>
      </w:ins>
    </w:p>
    <w:p w14:paraId="17C8C98B" w14:textId="4C79ADC8" w:rsidR="00486204" w:rsidRPr="00486204" w:rsidRDefault="00486204">
      <w:pPr>
        <w:pStyle w:val="ListParagraph"/>
        <w:numPr>
          <w:ilvl w:val="2"/>
          <w:numId w:val="3"/>
        </w:numPr>
        <w:rPr>
          <w:ins w:id="35" w:author="Carl Viray" w:date="2023-12-16T09:36:00Z"/>
          <w:sz w:val="32"/>
          <w:szCs w:val="32"/>
          <w:rPrChange w:id="36" w:author="Carl Viray" w:date="2023-12-16T09:39:00Z">
            <w:rPr>
              <w:ins w:id="37" w:author="Carl Viray" w:date="2023-12-16T09:36:00Z"/>
            </w:rPr>
          </w:rPrChange>
        </w:rPr>
        <w:pPrChange w:id="38" w:author="Carl Viray" w:date="2023-12-16T09:39:00Z">
          <w:pPr>
            <w:pStyle w:val="ListParagraph"/>
            <w:numPr>
              <w:numId w:val="3"/>
            </w:numPr>
            <w:ind w:hanging="360"/>
          </w:pPr>
        </w:pPrChange>
      </w:pPr>
      <w:ins w:id="39" w:author="Carl Viray" w:date="2023-12-16T09:39:00Z">
        <w:r>
          <w:rPr>
            <w:sz w:val="32"/>
            <w:szCs w:val="32"/>
          </w:rPr>
          <w:t>Input Credentials</w:t>
        </w:r>
      </w:ins>
    </w:p>
    <w:p w14:paraId="5052EDB4" w14:textId="4B1174FF" w:rsidR="004E2DBB" w:rsidRDefault="004E2DBB" w:rsidP="004E2DBB">
      <w:pPr>
        <w:pStyle w:val="ListParagraph"/>
        <w:jc w:val="center"/>
        <w:rPr>
          <w:ins w:id="40" w:author="Carl Viray" w:date="2023-12-16T09:39:00Z"/>
          <w:sz w:val="32"/>
          <w:szCs w:val="32"/>
        </w:rPr>
      </w:pPr>
      <w:ins w:id="41" w:author="Carl Viray" w:date="2023-12-16T09:36:00Z">
        <w:r>
          <w:rPr>
            <w:noProof/>
            <w:sz w:val="32"/>
            <w:szCs w:val="32"/>
          </w:rPr>
          <w:drawing>
            <wp:inline distT="0" distB="0" distL="0" distR="0" wp14:anchorId="165B50E5" wp14:editId="66C6B8C6">
              <wp:extent cx="3321050" cy="7007493"/>
              <wp:effectExtent l="0" t="0" r="0" b="317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66558" cy="71035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7C23705" w14:textId="397EAD61" w:rsidR="00486204" w:rsidRPr="00486204" w:rsidRDefault="00486204">
      <w:pPr>
        <w:pStyle w:val="ListParagraph"/>
        <w:numPr>
          <w:ilvl w:val="2"/>
          <w:numId w:val="3"/>
        </w:numPr>
        <w:rPr>
          <w:ins w:id="42" w:author="Carl Viray" w:date="2023-12-16T09:37:00Z"/>
          <w:sz w:val="32"/>
          <w:szCs w:val="32"/>
          <w:rPrChange w:id="43" w:author="Carl Viray" w:date="2023-12-16T09:39:00Z">
            <w:rPr>
              <w:ins w:id="44" w:author="Carl Viray" w:date="2023-12-16T09:37:00Z"/>
            </w:rPr>
          </w:rPrChange>
        </w:rPr>
        <w:pPrChange w:id="45" w:author="Carl Viray" w:date="2023-12-16T09:39:00Z">
          <w:pPr>
            <w:pStyle w:val="ListParagraph"/>
            <w:jc w:val="center"/>
          </w:pPr>
        </w:pPrChange>
      </w:pPr>
      <w:ins w:id="46" w:author="Carl Viray" w:date="2023-12-16T09:39:00Z">
        <w:r>
          <w:rPr>
            <w:sz w:val="32"/>
            <w:szCs w:val="32"/>
          </w:rPr>
          <w:lastRenderedPageBreak/>
          <w:t>After Signing up, app will redirect to staff home screen.</w:t>
        </w:r>
      </w:ins>
    </w:p>
    <w:p w14:paraId="62065429" w14:textId="66E8030A" w:rsidR="004E2DBB" w:rsidRDefault="004E2DBB" w:rsidP="00486204">
      <w:pPr>
        <w:jc w:val="center"/>
        <w:rPr>
          <w:ins w:id="47" w:author="Carl Viray" w:date="2023-12-16T09:40:00Z"/>
          <w:sz w:val="32"/>
          <w:szCs w:val="32"/>
        </w:rPr>
      </w:pPr>
      <w:ins w:id="48" w:author="Carl Viray" w:date="2023-12-16T09:38:00Z">
        <w:r>
          <w:rPr>
            <w:noProof/>
            <w:sz w:val="32"/>
            <w:szCs w:val="32"/>
          </w:rPr>
          <w:drawing>
            <wp:inline distT="0" distB="0" distL="0" distR="0" wp14:anchorId="5F40061B" wp14:editId="6589E5C7">
              <wp:extent cx="3454255" cy="7288563"/>
              <wp:effectExtent l="0" t="0" r="0" b="762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60474" cy="7301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DC98693" w14:textId="61C7312D" w:rsidR="00486204" w:rsidRDefault="00486204" w:rsidP="00486204">
      <w:pPr>
        <w:pStyle w:val="ListParagraph"/>
        <w:numPr>
          <w:ilvl w:val="1"/>
          <w:numId w:val="3"/>
        </w:numPr>
        <w:rPr>
          <w:ins w:id="49" w:author="Carl Viray" w:date="2023-12-16T09:40:00Z"/>
          <w:sz w:val="32"/>
          <w:szCs w:val="32"/>
        </w:rPr>
      </w:pPr>
      <w:ins w:id="50" w:author="Carl Viray" w:date="2023-12-16T09:40:00Z">
        <w:r>
          <w:rPr>
            <w:sz w:val="32"/>
            <w:szCs w:val="32"/>
          </w:rPr>
          <w:lastRenderedPageBreak/>
          <w:t>Admin</w:t>
        </w:r>
      </w:ins>
    </w:p>
    <w:p w14:paraId="31B68854" w14:textId="49EB9EA4" w:rsidR="00486204" w:rsidRDefault="00486204" w:rsidP="00486204">
      <w:pPr>
        <w:pStyle w:val="ListParagraph"/>
        <w:numPr>
          <w:ilvl w:val="2"/>
          <w:numId w:val="3"/>
        </w:numPr>
        <w:rPr>
          <w:ins w:id="51" w:author="Carl Viray" w:date="2023-12-16T09:40:00Z"/>
          <w:sz w:val="32"/>
          <w:szCs w:val="32"/>
        </w:rPr>
      </w:pPr>
      <w:ins w:id="52" w:author="Carl Viray" w:date="2023-12-16T09:40:00Z">
        <w:r>
          <w:rPr>
            <w:sz w:val="32"/>
            <w:szCs w:val="32"/>
          </w:rPr>
          <w:t>Input Credentials</w:t>
        </w:r>
      </w:ins>
    </w:p>
    <w:p w14:paraId="6F31D450" w14:textId="01C8656D" w:rsidR="00486204" w:rsidRDefault="00486204">
      <w:pPr>
        <w:pStyle w:val="ListParagraph"/>
        <w:ind w:left="2160"/>
        <w:jc w:val="center"/>
        <w:rPr>
          <w:ins w:id="53" w:author="Carl Viray" w:date="2023-12-16T09:40:00Z"/>
          <w:sz w:val="32"/>
          <w:szCs w:val="32"/>
        </w:rPr>
        <w:pPrChange w:id="54" w:author="Carl Viray" w:date="2023-12-16T09:41:00Z">
          <w:pPr>
            <w:pStyle w:val="ListParagraph"/>
            <w:numPr>
              <w:ilvl w:val="2"/>
              <w:numId w:val="3"/>
            </w:numPr>
            <w:ind w:left="2160" w:hanging="180"/>
          </w:pPr>
        </w:pPrChange>
      </w:pPr>
      <w:ins w:id="55" w:author="Carl Viray" w:date="2023-12-16T09:41:00Z">
        <w:r>
          <w:rPr>
            <w:noProof/>
            <w:sz w:val="32"/>
            <w:szCs w:val="32"/>
          </w:rPr>
          <w:drawing>
            <wp:inline distT="0" distB="0" distL="0" distR="0" wp14:anchorId="4B08E269" wp14:editId="0AFADB5B">
              <wp:extent cx="3468868" cy="7319396"/>
              <wp:effectExtent l="0" t="0" r="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70157" cy="73221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99073B5" w14:textId="7847BF7D" w:rsidR="00486204" w:rsidRDefault="00486204" w:rsidP="00486204">
      <w:pPr>
        <w:pStyle w:val="ListParagraph"/>
        <w:numPr>
          <w:ilvl w:val="2"/>
          <w:numId w:val="3"/>
        </w:numPr>
        <w:rPr>
          <w:ins w:id="56" w:author="Carl Viray" w:date="2023-12-16T09:44:00Z"/>
          <w:sz w:val="32"/>
          <w:szCs w:val="32"/>
        </w:rPr>
      </w:pPr>
      <w:ins w:id="57" w:author="Carl Viray" w:date="2023-12-16T09:41:00Z">
        <w:r>
          <w:rPr>
            <w:sz w:val="32"/>
            <w:szCs w:val="32"/>
          </w:rPr>
          <w:lastRenderedPageBreak/>
          <w:t xml:space="preserve"> Input PIN</w:t>
        </w:r>
      </w:ins>
      <w:ins w:id="58" w:author="Carl Viray" w:date="2023-12-16T09:42:00Z">
        <w:r>
          <w:rPr>
            <w:sz w:val="32"/>
            <w:szCs w:val="32"/>
          </w:rPr>
          <w:t xml:space="preserve">: </w:t>
        </w:r>
      </w:ins>
      <w:ins w:id="59" w:author="Carl Viray" w:date="2023-12-16T09:43:00Z">
        <w:r>
          <w:rPr>
            <w:sz w:val="32"/>
            <w:szCs w:val="32"/>
          </w:rPr>
          <w:t>1216 (PIN can be change in database)</w:t>
        </w:r>
      </w:ins>
    </w:p>
    <w:p w14:paraId="79FC1316" w14:textId="56751C6A" w:rsidR="00486204" w:rsidRDefault="00486204">
      <w:pPr>
        <w:pStyle w:val="ListParagraph"/>
        <w:ind w:left="2160"/>
        <w:rPr>
          <w:ins w:id="60" w:author="Carl Viray" w:date="2023-12-16T09:41:00Z"/>
          <w:sz w:val="32"/>
          <w:szCs w:val="32"/>
        </w:rPr>
        <w:pPrChange w:id="61" w:author="Carl Viray" w:date="2023-12-16T09:44:00Z">
          <w:pPr>
            <w:pStyle w:val="ListParagraph"/>
            <w:numPr>
              <w:ilvl w:val="2"/>
              <w:numId w:val="3"/>
            </w:numPr>
            <w:ind w:left="2160" w:hanging="180"/>
          </w:pPr>
        </w:pPrChange>
      </w:pPr>
      <w:ins w:id="62" w:author="Carl Viray" w:date="2023-12-16T09:44:00Z">
        <w:r>
          <w:rPr>
            <w:noProof/>
            <w:sz w:val="32"/>
            <w:szCs w:val="32"/>
          </w:rPr>
          <w:drawing>
            <wp:inline distT="0" distB="0" distL="0" distR="0" wp14:anchorId="65CFFE39" wp14:editId="7758CA3D">
              <wp:extent cx="3493279" cy="7370907"/>
              <wp:effectExtent l="0" t="0" r="0" b="190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93279" cy="73709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E8E3CD1" w14:textId="3B2E11DE" w:rsidR="00486204" w:rsidRDefault="00486204" w:rsidP="00486204">
      <w:pPr>
        <w:pStyle w:val="ListParagraph"/>
        <w:numPr>
          <w:ilvl w:val="2"/>
          <w:numId w:val="3"/>
        </w:numPr>
        <w:rPr>
          <w:ins w:id="63" w:author="Carl Viray" w:date="2023-12-16T09:41:00Z"/>
          <w:sz w:val="32"/>
          <w:szCs w:val="32"/>
        </w:rPr>
      </w:pPr>
      <w:ins w:id="64" w:author="Carl Viray" w:date="2023-12-16T09:41:00Z">
        <w:r>
          <w:rPr>
            <w:sz w:val="32"/>
            <w:szCs w:val="32"/>
          </w:rPr>
          <w:lastRenderedPageBreak/>
          <w:t>After Signing up, app will redirect to admin home screen.</w:t>
        </w:r>
      </w:ins>
    </w:p>
    <w:p w14:paraId="26D46E0A" w14:textId="2208D7A7" w:rsidR="00486204" w:rsidRDefault="00486204" w:rsidP="00486204">
      <w:pPr>
        <w:pStyle w:val="ListParagraph"/>
        <w:ind w:left="2160"/>
        <w:jc w:val="center"/>
        <w:rPr>
          <w:ins w:id="65" w:author="Carl Viray" w:date="2023-12-16T09:44:00Z"/>
          <w:sz w:val="32"/>
          <w:szCs w:val="32"/>
        </w:rPr>
      </w:pPr>
      <w:ins w:id="66" w:author="Carl Viray" w:date="2023-12-16T09:44:00Z">
        <w:r>
          <w:rPr>
            <w:noProof/>
            <w:sz w:val="32"/>
            <w:szCs w:val="32"/>
          </w:rPr>
          <w:drawing>
            <wp:inline distT="0" distB="0" distL="0" distR="0" wp14:anchorId="55E025F8" wp14:editId="771C1E36">
              <wp:extent cx="3489674" cy="7363296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91775" cy="7367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D5F18BB" w14:textId="1D914534" w:rsidR="00486204" w:rsidRDefault="00486204" w:rsidP="00486204">
      <w:pPr>
        <w:pStyle w:val="ListParagraph"/>
        <w:jc w:val="center"/>
        <w:rPr>
          <w:ins w:id="67" w:author="Carl Viray" w:date="2023-12-16T09:47:00Z"/>
          <w:b/>
          <w:bCs/>
          <w:sz w:val="32"/>
          <w:szCs w:val="32"/>
        </w:rPr>
      </w:pPr>
      <w:ins w:id="68" w:author="Carl Viray" w:date="2023-12-16T09:46:00Z">
        <w:r w:rsidRPr="00486204">
          <w:rPr>
            <w:b/>
            <w:bCs/>
            <w:sz w:val="32"/>
            <w:szCs w:val="32"/>
            <w:rPrChange w:id="69" w:author="Carl Viray" w:date="2023-12-16T09:47:00Z">
              <w:rPr>
                <w:sz w:val="32"/>
                <w:szCs w:val="32"/>
              </w:rPr>
            </w:rPrChange>
          </w:rPr>
          <w:lastRenderedPageBreak/>
          <w:t xml:space="preserve">VIEWING </w:t>
        </w:r>
      </w:ins>
      <w:ins w:id="70" w:author="Carl Viray" w:date="2023-12-16T09:56:00Z">
        <w:r w:rsidR="004330E9">
          <w:rPr>
            <w:b/>
            <w:bCs/>
            <w:sz w:val="32"/>
            <w:szCs w:val="32"/>
          </w:rPr>
          <w:t xml:space="preserve">AND EDITING </w:t>
        </w:r>
      </w:ins>
      <w:ins w:id="71" w:author="Carl Viray" w:date="2023-12-16T09:46:00Z">
        <w:r w:rsidRPr="00486204">
          <w:rPr>
            <w:b/>
            <w:bCs/>
            <w:sz w:val="32"/>
            <w:szCs w:val="32"/>
            <w:rPrChange w:id="72" w:author="Carl Viray" w:date="2023-12-16T09:47:00Z">
              <w:rPr>
                <w:sz w:val="32"/>
                <w:szCs w:val="32"/>
              </w:rPr>
            </w:rPrChange>
          </w:rPr>
          <w:t xml:space="preserve">OF SCHEDULES </w:t>
        </w:r>
      </w:ins>
      <w:ins w:id="73" w:author="Carl Viray" w:date="2023-12-16T09:47:00Z">
        <w:r w:rsidRPr="00486204">
          <w:rPr>
            <w:b/>
            <w:bCs/>
            <w:sz w:val="32"/>
            <w:szCs w:val="32"/>
            <w:rPrChange w:id="74" w:author="Carl Viray" w:date="2023-12-16T09:47:00Z">
              <w:rPr>
                <w:sz w:val="32"/>
                <w:szCs w:val="32"/>
              </w:rPr>
            </w:rPrChange>
          </w:rPr>
          <w:t>FOR STAFF USERS</w:t>
        </w:r>
      </w:ins>
    </w:p>
    <w:p w14:paraId="17040C68" w14:textId="77777777" w:rsidR="00486204" w:rsidRPr="00486204" w:rsidRDefault="00486204" w:rsidP="00486204">
      <w:pPr>
        <w:pStyle w:val="ListParagraph"/>
        <w:jc w:val="center"/>
        <w:rPr>
          <w:ins w:id="75" w:author="Carl Viray" w:date="2023-12-16T09:47:00Z"/>
          <w:b/>
          <w:bCs/>
          <w:sz w:val="32"/>
          <w:szCs w:val="32"/>
          <w:rPrChange w:id="76" w:author="Carl Viray" w:date="2023-12-16T09:47:00Z">
            <w:rPr>
              <w:ins w:id="77" w:author="Carl Viray" w:date="2023-12-16T09:47:00Z"/>
              <w:sz w:val="32"/>
              <w:szCs w:val="32"/>
            </w:rPr>
          </w:rPrChange>
        </w:rPr>
      </w:pPr>
    </w:p>
    <w:p w14:paraId="611232EE" w14:textId="4FD43653" w:rsidR="00486204" w:rsidRDefault="00486204" w:rsidP="00486204">
      <w:pPr>
        <w:pStyle w:val="ListParagraph"/>
        <w:numPr>
          <w:ilvl w:val="0"/>
          <w:numId w:val="4"/>
        </w:numPr>
        <w:rPr>
          <w:ins w:id="78" w:author="Carl Viray" w:date="2023-12-16T09:47:00Z"/>
          <w:sz w:val="32"/>
          <w:szCs w:val="32"/>
        </w:rPr>
      </w:pPr>
      <w:ins w:id="79" w:author="Carl Viray" w:date="2023-12-16T09:47:00Z">
        <w:r>
          <w:rPr>
            <w:sz w:val="32"/>
            <w:szCs w:val="32"/>
          </w:rPr>
          <w:t>Navigate to a Unit</w:t>
        </w:r>
      </w:ins>
    </w:p>
    <w:p w14:paraId="1B34EE23" w14:textId="58A08257" w:rsidR="00486204" w:rsidRDefault="00486204">
      <w:pPr>
        <w:pStyle w:val="ListParagraph"/>
        <w:ind w:left="1080"/>
        <w:jc w:val="center"/>
        <w:rPr>
          <w:ins w:id="80" w:author="Carl Viray" w:date="2023-12-16T09:46:00Z"/>
          <w:sz w:val="32"/>
          <w:szCs w:val="32"/>
        </w:rPr>
        <w:pPrChange w:id="81" w:author="Carl Viray" w:date="2023-12-16T09:47:00Z">
          <w:pPr>
            <w:pStyle w:val="ListParagraph"/>
            <w:jc w:val="center"/>
          </w:pPr>
        </w:pPrChange>
      </w:pPr>
      <w:ins w:id="82" w:author="Carl Viray" w:date="2023-12-16T09:47:00Z">
        <w:r>
          <w:rPr>
            <w:noProof/>
            <w:sz w:val="32"/>
            <w:szCs w:val="32"/>
          </w:rPr>
          <w:drawing>
            <wp:inline distT="0" distB="0" distL="0" distR="0" wp14:anchorId="20B52457" wp14:editId="0E7E6F9A">
              <wp:extent cx="3280159" cy="6921212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89222" cy="69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5126F0C" w14:textId="70F2395F" w:rsidR="006B4378" w:rsidRPr="006B4378" w:rsidRDefault="00486204">
      <w:pPr>
        <w:pStyle w:val="ListParagraph"/>
        <w:numPr>
          <w:ilvl w:val="0"/>
          <w:numId w:val="4"/>
        </w:numPr>
        <w:rPr>
          <w:ins w:id="83" w:author="Carl Viray" w:date="2023-12-16T10:10:00Z"/>
          <w:sz w:val="32"/>
          <w:szCs w:val="32"/>
          <w:rPrChange w:id="84" w:author="Carl Viray" w:date="2023-12-16T10:10:00Z">
            <w:rPr>
              <w:ins w:id="85" w:author="Carl Viray" w:date="2023-12-16T10:10:00Z"/>
            </w:rPr>
          </w:rPrChange>
        </w:rPr>
        <w:pPrChange w:id="86" w:author="Carl Viray" w:date="2023-12-16T10:10:00Z">
          <w:pPr>
            <w:pStyle w:val="ListParagraph"/>
            <w:ind w:left="1080"/>
            <w:jc w:val="center"/>
          </w:pPr>
        </w:pPrChange>
      </w:pPr>
      <w:ins w:id="87" w:author="Carl Viray" w:date="2023-12-16T09:50:00Z">
        <w:r>
          <w:rPr>
            <w:sz w:val="32"/>
            <w:szCs w:val="32"/>
          </w:rPr>
          <w:lastRenderedPageBreak/>
          <w:t>Overall Calendar viewing</w:t>
        </w:r>
      </w:ins>
    </w:p>
    <w:p w14:paraId="71EB1C22" w14:textId="2A31D704" w:rsidR="00486204" w:rsidRDefault="00486204" w:rsidP="00486204">
      <w:pPr>
        <w:pStyle w:val="ListParagraph"/>
        <w:ind w:left="1080"/>
        <w:jc w:val="center"/>
        <w:rPr>
          <w:ins w:id="88" w:author="Carl Viray" w:date="2023-12-16T09:50:00Z"/>
          <w:sz w:val="32"/>
          <w:szCs w:val="32"/>
        </w:rPr>
      </w:pPr>
      <w:ins w:id="89" w:author="Carl Viray" w:date="2023-12-16T09:50:00Z">
        <w:r>
          <w:rPr>
            <w:noProof/>
            <w:sz w:val="32"/>
            <w:szCs w:val="32"/>
          </w:rPr>
          <w:drawing>
            <wp:inline distT="0" distB="0" distL="0" distR="0" wp14:anchorId="7FC65DA9" wp14:editId="5572CC87">
              <wp:extent cx="3536830" cy="7462800"/>
              <wp:effectExtent l="0" t="0" r="6985" b="508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46387" cy="74829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2C06FA6" w14:textId="77777777" w:rsidR="00486204" w:rsidRDefault="004330E9" w:rsidP="004330E9">
      <w:pPr>
        <w:pStyle w:val="ListParagraph"/>
        <w:numPr>
          <w:ilvl w:val="0"/>
          <w:numId w:val="4"/>
        </w:numPr>
        <w:rPr>
          <w:ins w:id="90" w:author="Carl Viray" w:date="2023-12-16T09:50:00Z"/>
          <w:sz w:val="32"/>
          <w:szCs w:val="32"/>
        </w:rPr>
      </w:pPr>
      <w:ins w:id="91" w:author="Carl Viray" w:date="2023-12-16T09:50:00Z">
        <w:r>
          <w:rPr>
            <w:sz w:val="32"/>
            <w:szCs w:val="32"/>
          </w:rPr>
          <w:lastRenderedPageBreak/>
          <w:t>Navigate to Bookings tab</w:t>
        </w:r>
      </w:ins>
    </w:p>
    <w:p w14:paraId="4DBB32E8" w14:textId="6FAE0D4D" w:rsidR="004330E9" w:rsidRDefault="004330E9" w:rsidP="004330E9">
      <w:pPr>
        <w:pStyle w:val="ListParagraph"/>
        <w:ind w:left="1080"/>
        <w:jc w:val="center"/>
        <w:rPr>
          <w:ins w:id="92" w:author="Carl Viray" w:date="2023-12-16T09:52:00Z"/>
          <w:sz w:val="32"/>
          <w:szCs w:val="32"/>
        </w:rPr>
      </w:pPr>
      <w:ins w:id="93" w:author="Carl Viray" w:date="2023-12-16T09:52:00Z">
        <w:r w:rsidRPr="004330E9">
          <w:rPr>
            <w:noProof/>
            <w:sz w:val="32"/>
            <w:szCs w:val="32"/>
          </w:rPr>
          <w:drawing>
            <wp:inline distT="0" distB="0" distL="0" distR="0" wp14:anchorId="718E1C8C" wp14:editId="1221AF5E">
              <wp:extent cx="3544733" cy="7463971"/>
              <wp:effectExtent l="0" t="0" r="0" b="381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8021" cy="7470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CBF694" w14:textId="5FA7DDE4" w:rsidR="004330E9" w:rsidRPr="004330E9" w:rsidRDefault="004330E9">
      <w:pPr>
        <w:pStyle w:val="ListParagraph"/>
        <w:numPr>
          <w:ilvl w:val="0"/>
          <w:numId w:val="4"/>
        </w:numPr>
        <w:rPr>
          <w:ins w:id="94" w:author="Carl Viray" w:date="2023-12-16T09:53:00Z"/>
          <w:sz w:val="32"/>
          <w:szCs w:val="32"/>
          <w:rPrChange w:id="95" w:author="Carl Viray" w:date="2023-12-16T09:53:00Z">
            <w:rPr>
              <w:ins w:id="96" w:author="Carl Viray" w:date="2023-12-16T09:53:00Z"/>
            </w:rPr>
          </w:rPrChange>
        </w:rPr>
        <w:pPrChange w:id="97" w:author="Carl Viray" w:date="2023-12-16T09:53:00Z">
          <w:pPr>
            <w:pStyle w:val="ListParagraph"/>
            <w:ind w:left="1080"/>
          </w:pPr>
        </w:pPrChange>
      </w:pPr>
      <w:ins w:id="98" w:author="Carl Viray" w:date="2023-12-16T09:53:00Z">
        <w:r>
          <w:rPr>
            <w:sz w:val="32"/>
            <w:szCs w:val="32"/>
          </w:rPr>
          <w:lastRenderedPageBreak/>
          <w:t>View all bookings with check mark indication whether the booking date has already passed.</w:t>
        </w:r>
      </w:ins>
    </w:p>
    <w:p w14:paraId="0361322D" w14:textId="13CE4EEE" w:rsidR="004330E9" w:rsidRDefault="004330E9" w:rsidP="004330E9">
      <w:pPr>
        <w:pStyle w:val="ListParagraph"/>
        <w:ind w:left="1080"/>
        <w:jc w:val="center"/>
        <w:rPr>
          <w:ins w:id="99" w:author="Carl Viray" w:date="2023-12-16T09:54:00Z"/>
          <w:sz w:val="32"/>
          <w:szCs w:val="32"/>
        </w:rPr>
      </w:pPr>
      <w:ins w:id="100" w:author="Carl Viray" w:date="2023-12-16T09:53:00Z">
        <w:r>
          <w:rPr>
            <w:noProof/>
            <w:sz w:val="32"/>
            <w:szCs w:val="32"/>
          </w:rPr>
          <w:drawing>
            <wp:inline distT="0" distB="0" distL="0" distR="0" wp14:anchorId="0DB802BF" wp14:editId="78D3A292">
              <wp:extent cx="3472535" cy="7327133"/>
              <wp:effectExtent l="0" t="0" r="0" b="762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77768" cy="733817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CB6B9EE" w14:textId="703E96AF" w:rsidR="004330E9" w:rsidRDefault="004330E9" w:rsidP="004330E9">
      <w:pPr>
        <w:pStyle w:val="ListParagraph"/>
        <w:numPr>
          <w:ilvl w:val="0"/>
          <w:numId w:val="4"/>
        </w:numPr>
        <w:rPr>
          <w:ins w:id="101" w:author="Carl Viray" w:date="2023-12-16T09:54:00Z"/>
          <w:sz w:val="32"/>
          <w:szCs w:val="32"/>
        </w:rPr>
      </w:pPr>
      <w:ins w:id="102" w:author="Carl Viray" w:date="2023-12-16T09:54:00Z">
        <w:r>
          <w:rPr>
            <w:sz w:val="32"/>
            <w:szCs w:val="32"/>
          </w:rPr>
          <w:lastRenderedPageBreak/>
          <w:t>Clicking any booking will direct to full booking details.</w:t>
        </w:r>
      </w:ins>
    </w:p>
    <w:p w14:paraId="2C279D07" w14:textId="1C7E31E9" w:rsidR="004330E9" w:rsidRDefault="004330E9" w:rsidP="004330E9">
      <w:pPr>
        <w:pStyle w:val="ListParagraph"/>
        <w:ind w:left="1080"/>
        <w:jc w:val="center"/>
        <w:rPr>
          <w:ins w:id="103" w:author="Carl Viray" w:date="2023-12-16T09:54:00Z"/>
          <w:sz w:val="32"/>
          <w:szCs w:val="32"/>
        </w:rPr>
      </w:pPr>
      <w:ins w:id="104" w:author="Carl Viray" w:date="2023-12-16T09:54:00Z">
        <w:r>
          <w:rPr>
            <w:noProof/>
            <w:sz w:val="32"/>
            <w:szCs w:val="32"/>
          </w:rPr>
          <w:drawing>
            <wp:inline distT="0" distB="0" distL="0" distR="0" wp14:anchorId="0BFED7E6" wp14:editId="04B966BA">
              <wp:extent cx="3553989" cy="7499002"/>
              <wp:effectExtent l="0" t="0" r="8890" b="698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59547" cy="751072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04D8233" w14:textId="5FE6AC00" w:rsidR="004330E9" w:rsidRDefault="004330E9" w:rsidP="004330E9">
      <w:pPr>
        <w:pStyle w:val="ListParagraph"/>
        <w:numPr>
          <w:ilvl w:val="0"/>
          <w:numId w:val="4"/>
        </w:numPr>
        <w:rPr>
          <w:ins w:id="105" w:author="Carl Viray" w:date="2023-12-16T09:56:00Z"/>
          <w:sz w:val="32"/>
          <w:szCs w:val="32"/>
        </w:rPr>
      </w:pPr>
      <w:ins w:id="106" w:author="Carl Viray" w:date="2023-12-16T09:55:00Z">
        <w:r>
          <w:rPr>
            <w:sz w:val="32"/>
            <w:szCs w:val="32"/>
          </w:rPr>
          <w:lastRenderedPageBreak/>
          <w:t>Staff can only edit number of guests and requests inputs.</w:t>
        </w:r>
      </w:ins>
    </w:p>
    <w:p w14:paraId="2F616A4C" w14:textId="6918A6E4" w:rsidR="004330E9" w:rsidRDefault="004330E9" w:rsidP="004330E9">
      <w:pPr>
        <w:pStyle w:val="ListParagraph"/>
        <w:ind w:left="1080"/>
        <w:jc w:val="center"/>
        <w:rPr>
          <w:ins w:id="107" w:author="Carl Viray" w:date="2023-12-16T09:56:00Z"/>
          <w:sz w:val="32"/>
          <w:szCs w:val="32"/>
        </w:rPr>
      </w:pPr>
      <w:ins w:id="108" w:author="Carl Viray" w:date="2023-12-16T09:56:00Z">
        <w:r>
          <w:rPr>
            <w:noProof/>
            <w:sz w:val="32"/>
            <w:szCs w:val="32"/>
          </w:rPr>
          <w:drawing>
            <wp:inline distT="0" distB="0" distL="0" distR="0" wp14:anchorId="3D2099D5" wp14:editId="79BB8214">
              <wp:extent cx="3544876" cy="7479774"/>
              <wp:effectExtent l="0" t="0" r="0" b="6985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50266" cy="749114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1C77236" w14:textId="0AD84CB6" w:rsidR="004330E9" w:rsidRDefault="004330E9" w:rsidP="004330E9">
      <w:pPr>
        <w:pStyle w:val="ListParagraph"/>
        <w:ind w:left="1080"/>
        <w:jc w:val="center"/>
        <w:rPr>
          <w:ins w:id="109" w:author="Carl Viray" w:date="2023-12-16T09:56:00Z"/>
          <w:b/>
          <w:bCs/>
          <w:sz w:val="32"/>
          <w:szCs w:val="32"/>
        </w:rPr>
      </w:pPr>
      <w:ins w:id="110" w:author="Carl Viray" w:date="2023-12-16T09:56:00Z">
        <w:r w:rsidRPr="004330E9">
          <w:rPr>
            <w:b/>
            <w:bCs/>
            <w:sz w:val="32"/>
            <w:szCs w:val="32"/>
            <w:rPrChange w:id="111" w:author="Carl Viray" w:date="2023-12-16T09:56:00Z">
              <w:rPr>
                <w:sz w:val="32"/>
                <w:szCs w:val="32"/>
              </w:rPr>
            </w:rPrChange>
          </w:rPr>
          <w:lastRenderedPageBreak/>
          <w:t>VIEWING, ADDING, EDITING, AND DELETING SCHEDULES FOR ADMIN</w:t>
        </w:r>
      </w:ins>
    </w:p>
    <w:p w14:paraId="2703888F" w14:textId="77777777" w:rsidR="004330E9" w:rsidRDefault="004330E9" w:rsidP="004330E9">
      <w:pPr>
        <w:pStyle w:val="ListParagraph"/>
        <w:ind w:left="1080"/>
        <w:jc w:val="center"/>
        <w:rPr>
          <w:ins w:id="112" w:author="Carl Viray" w:date="2023-12-16T09:56:00Z"/>
          <w:b/>
          <w:bCs/>
          <w:sz w:val="32"/>
          <w:szCs w:val="32"/>
        </w:rPr>
      </w:pPr>
    </w:p>
    <w:p w14:paraId="306ECC6D" w14:textId="5BE3A507" w:rsidR="004330E9" w:rsidRDefault="004330E9" w:rsidP="004330E9">
      <w:pPr>
        <w:pStyle w:val="ListParagraph"/>
        <w:numPr>
          <w:ilvl w:val="0"/>
          <w:numId w:val="6"/>
        </w:numPr>
        <w:rPr>
          <w:ins w:id="113" w:author="Carl Viray" w:date="2023-12-16T09:57:00Z"/>
          <w:sz w:val="32"/>
          <w:szCs w:val="32"/>
        </w:rPr>
      </w:pPr>
      <w:ins w:id="114" w:author="Carl Viray" w:date="2023-12-16T09:57:00Z">
        <w:r>
          <w:rPr>
            <w:sz w:val="32"/>
            <w:szCs w:val="32"/>
          </w:rPr>
          <w:t>Navigate to any Units</w:t>
        </w:r>
      </w:ins>
    </w:p>
    <w:p w14:paraId="473EF5A7" w14:textId="0A7B43C1" w:rsidR="004330E9" w:rsidRDefault="004330E9" w:rsidP="004330E9">
      <w:pPr>
        <w:pStyle w:val="ListParagraph"/>
        <w:jc w:val="center"/>
        <w:rPr>
          <w:ins w:id="115" w:author="Carl Viray" w:date="2023-12-16T09:57:00Z"/>
          <w:sz w:val="32"/>
          <w:szCs w:val="32"/>
        </w:rPr>
      </w:pPr>
      <w:ins w:id="116" w:author="Carl Viray" w:date="2023-12-16T09:57:00Z">
        <w:r>
          <w:rPr>
            <w:noProof/>
            <w:sz w:val="32"/>
            <w:szCs w:val="32"/>
          </w:rPr>
          <w:drawing>
            <wp:inline distT="0" distB="0" distL="0" distR="0" wp14:anchorId="565E74C7" wp14:editId="27ED6496">
              <wp:extent cx="3209429" cy="6771975"/>
              <wp:effectExtent l="0" t="0" r="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13821" cy="678124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5E2ED60" w14:textId="310153AB" w:rsidR="004330E9" w:rsidRDefault="004330E9" w:rsidP="004330E9">
      <w:pPr>
        <w:pStyle w:val="ListParagraph"/>
        <w:numPr>
          <w:ilvl w:val="0"/>
          <w:numId w:val="6"/>
        </w:numPr>
        <w:rPr>
          <w:ins w:id="117" w:author="Carl Viray" w:date="2023-12-16T09:58:00Z"/>
          <w:sz w:val="32"/>
          <w:szCs w:val="32"/>
        </w:rPr>
      </w:pPr>
      <w:ins w:id="118" w:author="Carl Viray" w:date="2023-12-16T09:57:00Z">
        <w:r>
          <w:rPr>
            <w:sz w:val="32"/>
            <w:szCs w:val="32"/>
          </w:rPr>
          <w:lastRenderedPageBreak/>
          <w:t>Overal</w:t>
        </w:r>
      </w:ins>
      <w:ins w:id="119" w:author="Carl Viray" w:date="2023-12-16T09:58:00Z">
        <w:r>
          <w:rPr>
            <w:sz w:val="32"/>
            <w:szCs w:val="32"/>
          </w:rPr>
          <w:t>l Calendar viewing</w:t>
        </w:r>
      </w:ins>
    </w:p>
    <w:p w14:paraId="1AF38C35" w14:textId="6C37D2D5" w:rsidR="004330E9" w:rsidRPr="004330E9" w:rsidRDefault="004330E9">
      <w:pPr>
        <w:pStyle w:val="ListParagraph"/>
        <w:jc w:val="center"/>
        <w:rPr>
          <w:ins w:id="120" w:author="Carl Viray" w:date="2023-12-16T09:56:00Z"/>
          <w:sz w:val="32"/>
          <w:szCs w:val="32"/>
        </w:rPr>
        <w:pPrChange w:id="121" w:author="Carl Viray" w:date="2023-12-16T09:58:00Z">
          <w:pPr>
            <w:pStyle w:val="ListParagraph"/>
            <w:ind w:left="1080"/>
            <w:jc w:val="center"/>
          </w:pPr>
        </w:pPrChange>
      </w:pPr>
      <w:ins w:id="122" w:author="Carl Viray" w:date="2023-12-16T09:58:00Z">
        <w:r>
          <w:rPr>
            <w:noProof/>
            <w:sz w:val="32"/>
            <w:szCs w:val="32"/>
          </w:rPr>
          <w:drawing>
            <wp:inline distT="0" distB="0" distL="0" distR="0" wp14:anchorId="24B4A866" wp14:editId="51ED909A">
              <wp:extent cx="3589300" cy="7573513"/>
              <wp:effectExtent l="0" t="0" r="0" b="889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94041" cy="75835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55FA4FF" w14:textId="48F98D9E" w:rsidR="004330E9" w:rsidRDefault="004330E9" w:rsidP="004330E9">
      <w:pPr>
        <w:pStyle w:val="ListParagraph"/>
        <w:numPr>
          <w:ilvl w:val="0"/>
          <w:numId w:val="6"/>
        </w:numPr>
        <w:rPr>
          <w:ins w:id="123" w:author="Carl Viray" w:date="2023-12-16T09:58:00Z"/>
          <w:sz w:val="32"/>
          <w:szCs w:val="32"/>
        </w:rPr>
      </w:pPr>
      <w:ins w:id="124" w:author="Carl Viray" w:date="2023-12-16T09:58:00Z">
        <w:r>
          <w:rPr>
            <w:sz w:val="32"/>
            <w:szCs w:val="32"/>
          </w:rPr>
          <w:lastRenderedPageBreak/>
          <w:t>Click add button to add booking.</w:t>
        </w:r>
      </w:ins>
    </w:p>
    <w:p w14:paraId="28BAD37F" w14:textId="7542C6C7" w:rsidR="004330E9" w:rsidRDefault="004330E9" w:rsidP="004330E9">
      <w:pPr>
        <w:pStyle w:val="ListParagraph"/>
        <w:jc w:val="center"/>
        <w:rPr>
          <w:ins w:id="125" w:author="Carl Viray" w:date="2023-12-16T09:59:00Z"/>
          <w:sz w:val="32"/>
          <w:szCs w:val="32"/>
        </w:rPr>
      </w:pPr>
      <w:ins w:id="126" w:author="Carl Viray" w:date="2023-12-16T09:59:00Z">
        <w:r w:rsidRPr="004330E9">
          <w:rPr>
            <w:noProof/>
            <w:sz w:val="32"/>
            <w:szCs w:val="32"/>
          </w:rPr>
          <w:drawing>
            <wp:inline distT="0" distB="0" distL="0" distR="0" wp14:anchorId="4B28D4E7" wp14:editId="649AF954">
              <wp:extent cx="3626991" cy="7618598"/>
              <wp:effectExtent l="0" t="0" r="0" b="1905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9093" cy="76230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D0BD6D" w14:textId="6D17916A" w:rsidR="004330E9" w:rsidRDefault="004330E9" w:rsidP="004330E9">
      <w:pPr>
        <w:pStyle w:val="ListParagraph"/>
        <w:numPr>
          <w:ilvl w:val="0"/>
          <w:numId w:val="6"/>
        </w:numPr>
        <w:rPr>
          <w:ins w:id="127" w:author="Carl Viray" w:date="2023-12-16T10:00:00Z"/>
          <w:sz w:val="32"/>
          <w:szCs w:val="32"/>
        </w:rPr>
      </w:pPr>
      <w:ins w:id="128" w:author="Carl Viray" w:date="2023-12-16T10:00:00Z">
        <w:r>
          <w:rPr>
            <w:sz w:val="32"/>
            <w:szCs w:val="32"/>
          </w:rPr>
          <w:lastRenderedPageBreak/>
          <w:t>Add booking details</w:t>
        </w:r>
      </w:ins>
    </w:p>
    <w:p w14:paraId="3C327244" w14:textId="25E7C491" w:rsidR="004330E9" w:rsidRDefault="004330E9" w:rsidP="004330E9">
      <w:pPr>
        <w:pStyle w:val="ListParagraph"/>
        <w:jc w:val="center"/>
        <w:rPr>
          <w:ins w:id="129" w:author="Carl Viray" w:date="2023-12-16T10:00:00Z"/>
          <w:sz w:val="32"/>
          <w:szCs w:val="32"/>
        </w:rPr>
      </w:pPr>
      <w:ins w:id="130" w:author="Carl Viray" w:date="2023-12-16T10:00:00Z">
        <w:r>
          <w:rPr>
            <w:noProof/>
            <w:sz w:val="32"/>
            <w:szCs w:val="32"/>
          </w:rPr>
          <w:drawing>
            <wp:inline distT="0" distB="0" distL="0" distR="0" wp14:anchorId="6A57F17B" wp14:editId="39CDD23F">
              <wp:extent cx="3582250" cy="7558633"/>
              <wp:effectExtent l="0" t="0" r="0" b="4445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85932" cy="756640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76CAF44" w14:textId="4CABF8A1" w:rsidR="004330E9" w:rsidRDefault="004330E9" w:rsidP="004330E9">
      <w:pPr>
        <w:pStyle w:val="ListParagraph"/>
        <w:numPr>
          <w:ilvl w:val="0"/>
          <w:numId w:val="6"/>
        </w:numPr>
        <w:rPr>
          <w:ins w:id="131" w:author="Carl Viray" w:date="2023-12-16T10:00:00Z"/>
          <w:sz w:val="32"/>
          <w:szCs w:val="32"/>
        </w:rPr>
      </w:pPr>
      <w:ins w:id="132" w:author="Carl Viray" w:date="2023-12-16T10:00:00Z">
        <w:r>
          <w:rPr>
            <w:sz w:val="32"/>
            <w:szCs w:val="32"/>
          </w:rPr>
          <w:lastRenderedPageBreak/>
          <w:t xml:space="preserve">Booking added successfully </w:t>
        </w:r>
      </w:ins>
    </w:p>
    <w:p w14:paraId="7C6E109A" w14:textId="2F4AD518" w:rsidR="004330E9" w:rsidRDefault="004330E9" w:rsidP="004330E9">
      <w:pPr>
        <w:pStyle w:val="ListParagraph"/>
        <w:jc w:val="center"/>
        <w:rPr>
          <w:ins w:id="133" w:author="Carl Viray" w:date="2023-12-16T10:00:00Z"/>
          <w:sz w:val="32"/>
          <w:szCs w:val="32"/>
        </w:rPr>
      </w:pPr>
      <w:ins w:id="134" w:author="Carl Viray" w:date="2023-12-16T10:00:00Z">
        <w:r>
          <w:rPr>
            <w:noProof/>
            <w:sz w:val="32"/>
            <w:szCs w:val="32"/>
          </w:rPr>
          <w:drawing>
            <wp:inline distT="0" distB="0" distL="0" distR="0" wp14:anchorId="3421716B" wp14:editId="5A67BC66">
              <wp:extent cx="3553739" cy="7498475"/>
              <wp:effectExtent l="0" t="0" r="8890" b="762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>
                        <a:picLocks noChangeAspect="1" noChangeArrowheads="1"/>
                      </pic:cNvPicPr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57806" cy="750705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4DDD2A8" w14:textId="49397BEC" w:rsidR="004330E9" w:rsidRDefault="004330E9" w:rsidP="004330E9">
      <w:pPr>
        <w:pStyle w:val="ListParagraph"/>
        <w:numPr>
          <w:ilvl w:val="0"/>
          <w:numId w:val="6"/>
        </w:numPr>
        <w:rPr>
          <w:ins w:id="135" w:author="Carl Viray" w:date="2023-12-16T10:01:00Z"/>
          <w:sz w:val="32"/>
          <w:szCs w:val="32"/>
        </w:rPr>
      </w:pPr>
      <w:ins w:id="136" w:author="Carl Viray" w:date="2023-12-16T10:01:00Z">
        <w:r>
          <w:rPr>
            <w:sz w:val="32"/>
            <w:szCs w:val="32"/>
          </w:rPr>
          <w:lastRenderedPageBreak/>
          <w:t>Go to bookings tab</w:t>
        </w:r>
      </w:ins>
    </w:p>
    <w:p w14:paraId="3D53EF44" w14:textId="2B630705" w:rsidR="004330E9" w:rsidRDefault="004330E9" w:rsidP="004330E9">
      <w:pPr>
        <w:pStyle w:val="ListParagraph"/>
        <w:jc w:val="center"/>
        <w:rPr>
          <w:ins w:id="137" w:author="Carl Viray" w:date="2023-12-16T10:01:00Z"/>
          <w:sz w:val="32"/>
          <w:szCs w:val="32"/>
        </w:rPr>
      </w:pPr>
      <w:ins w:id="138" w:author="Carl Viray" w:date="2023-12-16T10:01:00Z">
        <w:r w:rsidRPr="004330E9">
          <w:rPr>
            <w:noProof/>
            <w:sz w:val="32"/>
            <w:szCs w:val="32"/>
          </w:rPr>
          <w:drawing>
            <wp:inline distT="0" distB="0" distL="0" distR="0" wp14:anchorId="36AB07DA" wp14:editId="05403DB4">
              <wp:extent cx="3613550" cy="7640991"/>
              <wp:effectExtent l="0" t="0" r="635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9076" cy="7652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111107" w14:textId="3DF22988" w:rsidR="004330E9" w:rsidRPr="006B4378" w:rsidRDefault="004330E9">
      <w:pPr>
        <w:pStyle w:val="ListParagraph"/>
        <w:numPr>
          <w:ilvl w:val="0"/>
          <w:numId w:val="6"/>
        </w:numPr>
        <w:rPr>
          <w:ins w:id="139" w:author="Carl Viray" w:date="2023-12-16T10:02:00Z"/>
          <w:sz w:val="32"/>
          <w:szCs w:val="32"/>
          <w:rPrChange w:id="140" w:author="Carl Viray" w:date="2023-12-16T10:02:00Z">
            <w:rPr>
              <w:ins w:id="141" w:author="Carl Viray" w:date="2023-12-16T10:02:00Z"/>
            </w:rPr>
          </w:rPrChange>
        </w:rPr>
      </w:pPr>
      <w:ins w:id="142" w:author="Carl Viray" w:date="2023-12-16T10:02:00Z">
        <w:r w:rsidRPr="006B4378">
          <w:rPr>
            <w:sz w:val="32"/>
            <w:szCs w:val="32"/>
            <w:rPrChange w:id="143" w:author="Carl Viray" w:date="2023-12-16T10:02:00Z">
              <w:rPr/>
            </w:rPrChange>
          </w:rPr>
          <w:lastRenderedPageBreak/>
          <w:t>View all bookings with check mark indication whether the booking date has already passed.</w:t>
        </w:r>
      </w:ins>
    </w:p>
    <w:p w14:paraId="677B2ADD" w14:textId="03B4315C" w:rsidR="004330E9" w:rsidRDefault="004330E9" w:rsidP="004330E9">
      <w:pPr>
        <w:pStyle w:val="ListParagraph"/>
        <w:jc w:val="center"/>
        <w:rPr>
          <w:ins w:id="144" w:author="Carl Viray" w:date="2023-12-16T10:02:00Z"/>
          <w:sz w:val="32"/>
          <w:szCs w:val="32"/>
        </w:rPr>
      </w:pPr>
      <w:ins w:id="145" w:author="Carl Viray" w:date="2023-12-16T10:02:00Z">
        <w:r>
          <w:rPr>
            <w:noProof/>
            <w:sz w:val="32"/>
            <w:szCs w:val="32"/>
          </w:rPr>
          <w:drawing>
            <wp:inline distT="0" distB="0" distL="0" distR="0" wp14:anchorId="56977241" wp14:editId="4AFA12D0">
              <wp:extent cx="3429914" cy="7237203"/>
              <wp:effectExtent l="0" t="0" r="0" b="1905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34175" cy="7246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135B351" w14:textId="401D075F" w:rsidR="006B4378" w:rsidRDefault="006B4378" w:rsidP="006B4378">
      <w:pPr>
        <w:pStyle w:val="ListParagraph"/>
        <w:numPr>
          <w:ilvl w:val="0"/>
          <w:numId w:val="6"/>
        </w:numPr>
        <w:rPr>
          <w:ins w:id="146" w:author="Carl Viray" w:date="2023-12-16T10:05:00Z"/>
          <w:sz w:val="32"/>
          <w:szCs w:val="32"/>
        </w:rPr>
      </w:pPr>
      <w:ins w:id="147" w:author="Carl Viray" w:date="2023-12-16T10:04:00Z">
        <w:r>
          <w:rPr>
            <w:sz w:val="32"/>
            <w:szCs w:val="32"/>
          </w:rPr>
          <w:lastRenderedPageBreak/>
          <w:t xml:space="preserve">Clicking any booking will direct to full </w:t>
        </w:r>
      </w:ins>
      <w:ins w:id="148" w:author="Carl Viray" w:date="2023-12-16T10:05:00Z">
        <w:r>
          <w:rPr>
            <w:sz w:val="32"/>
            <w:szCs w:val="32"/>
          </w:rPr>
          <w:t xml:space="preserve">booking </w:t>
        </w:r>
      </w:ins>
      <w:ins w:id="149" w:author="Carl Viray" w:date="2023-12-16T10:04:00Z">
        <w:r>
          <w:rPr>
            <w:sz w:val="32"/>
            <w:szCs w:val="32"/>
          </w:rPr>
          <w:t>details</w:t>
        </w:r>
      </w:ins>
      <w:ins w:id="150" w:author="Carl Viray" w:date="2023-12-16T10:05:00Z">
        <w:r>
          <w:rPr>
            <w:sz w:val="32"/>
            <w:szCs w:val="32"/>
          </w:rPr>
          <w:t>.</w:t>
        </w:r>
      </w:ins>
    </w:p>
    <w:p w14:paraId="01B1F811" w14:textId="568CF26D" w:rsidR="006B4378" w:rsidRDefault="006B4378" w:rsidP="006B4378">
      <w:pPr>
        <w:pStyle w:val="ListParagraph"/>
        <w:jc w:val="center"/>
        <w:rPr>
          <w:ins w:id="151" w:author="Carl Viray" w:date="2023-12-16T10:05:00Z"/>
          <w:sz w:val="32"/>
          <w:szCs w:val="32"/>
        </w:rPr>
      </w:pPr>
      <w:ins w:id="152" w:author="Carl Viray" w:date="2023-12-16T10:05:00Z">
        <w:r>
          <w:rPr>
            <w:noProof/>
            <w:sz w:val="32"/>
            <w:szCs w:val="32"/>
          </w:rPr>
          <w:drawing>
            <wp:inline distT="0" distB="0" distL="0" distR="0" wp14:anchorId="696472B1" wp14:editId="1F810310">
              <wp:extent cx="3579614" cy="7553073"/>
              <wp:effectExtent l="0" t="0" r="1905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84063" cy="756245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FA133FE" w14:textId="198ED4A1" w:rsidR="006B4378" w:rsidRDefault="006B4378" w:rsidP="006B4378">
      <w:pPr>
        <w:pStyle w:val="ListParagraph"/>
        <w:numPr>
          <w:ilvl w:val="0"/>
          <w:numId w:val="6"/>
        </w:numPr>
        <w:rPr>
          <w:ins w:id="153" w:author="Carl Viray" w:date="2023-12-16T10:05:00Z"/>
          <w:sz w:val="32"/>
          <w:szCs w:val="32"/>
        </w:rPr>
      </w:pPr>
      <w:ins w:id="154" w:author="Carl Viray" w:date="2023-12-16T10:05:00Z">
        <w:r>
          <w:rPr>
            <w:sz w:val="32"/>
            <w:szCs w:val="32"/>
          </w:rPr>
          <w:lastRenderedPageBreak/>
          <w:t>Admin Users can edit all booking input details.</w:t>
        </w:r>
      </w:ins>
    </w:p>
    <w:p w14:paraId="177FE18F" w14:textId="60821D53" w:rsidR="006B4378" w:rsidRDefault="006B4378" w:rsidP="006B4378">
      <w:pPr>
        <w:pStyle w:val="ListParagraph"/>
        <w:jc w:val="center"/>
        <w:rPr>
          <w:ins w:id="155" w:author="Carl Viray" w:date="2023-12-16T10:05:00Z"/>
          <w:sz w:val="32"/>
          <w:szCs w:val="32"/>
        </w:rPr>
      </w:pPr>
      <w:ins w:id="156" w:author="Carl Viray" w:date="2023-12-16T10:05:00Z">
        <w:r>
          <w:rPr>
            <w:noProof/>
            <w:sz w:val="32"/>
            <w:szCs w:val="32"/>
          </w:rPr>
          <w:drawing>
            <wp:inline distT="0" distB="0" distL="0" distR="0" wp14:anchorId="43246AD0" wp14:editId="6EF65E18">
              <wp:extent cx="3626039" cy="7651031"/>
              <wp:effectExtent l="0" t="0" r="0" b="762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29210" cy="76577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FB38E82" w14:textId="77777777" w:rsidR="006B4378" w:rsidRDefault="006B4378" w:rsidP="006B4378">
      <w:pPr>
        <w:pStyle w:val="ListParagraph"/>
        <w:numPr>
          <w:ilvl w:val="0"/>
          <w:numId w:val="6"/>
        </w:numPr>
        <w:rPr>
          <w:ins w:id="157" w:author="Carl Viray" w:date="2023-12-16T10:06:00Z"/>
          <w:sz w:val="32"/>
          <w:szCs w:val="32"/>
        </w:rPr>
      </w:pPr>
      <w:ins w:id="158" w:author="Carl Viray" w:date="2023-12-16T10:06:00Z">
        <w:r>
          <w:rPr>
            <w:sz w:val="32"/>
            <w:szCs w:val="32"/>
          </w:rPr>
          <w:lastRenderedPageBreak/>
          <w:t>Press and hold booking to delete/cancel booking.</w:t>
        </w:r>
      </w:ins>
    </w:p>
    <w:p w14:paraId="7AABDB61" w14:textId="734DF11A" w:rsidR="006B4378" w:rsidRDefault="006B4378" w:rsidP="006B4378">
      <w:pPr>
        <w:pStyle w:val="ListParagraph"/>
        <w:jc w:val="center"/>
        <w:rPr>
          <w:ins w:id="159" w:author="Carl Viray" w:date="2023-12-16T10:11:00Z"/>
          <w:sz w:val="32"/>
          <w:szCs w:val="32"/>
        </w:rPr>
      </w:pPr>
      <w:ins w:id="160" w:author="Carl Viray" w:date="2023-12-16T10:06:00Z">
        <w:r>
          <w:rPr>
            <w:noProof/>
            <w:sz w:val="32"/>
            <w:szCs w:val="32"/>
          </w:rPr>
          <w:drawing>
            <wp:inline distT="0" distB="0" distL="0" distR="0" wp14:anchorId="5B675860" wp14:editId="50A2095C">
              <wp:extent cx="3523832" cy="7435371"/>
              <wp:effectExtent l="0" t="0" r="635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/>
                      <pic:cNvPicPr>
                        <a:picLocks noChangeAspect="1" noChangeArrowheads="1"/>
                      </pic:cNvPicPr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27726" cy="744358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02754C1" w14:textId="5BD302D6" w:rsidR="006B4378" w:rsidRDefault="006B4378" w:rsidP="006B4378">
      <w:pPr>
        <w:pStyle w:val="ListParagraph"/>
        <w:jc w:val="center"/>
        <w:rPr>
          <w:ins w:id="161" w:author="Carl Viray" w:date="2023-12-16T10:13:00Z"/>
          <w:b/>
          <w:bCs/>
          <w:sz w:val="32"/>
          <w:szCs w:val="32"/>
        </w:rPr>
      </w:pPr>
      <w:ins w:id="162" w:author="Carl Viray" w:date="2023-12-16T10:11:00Z">
        <w:r w:rsidRPr="006B4378">
          <w:rPr>
            <w:b/>
            <w:bCs/>
            <w:sz w:val="32"/>
            <w:szCs w:val="32"/>
            <w:rPrChange w:id="163" w:author="Carl Viray" w:date="2023-12-16T10:11:00Z">
              <w:rPr>
                <w:sz w:val="32"/>
                <w:szCs w:val="32"/>
              </w:rPr>
            </w:rPrChange>
          </w:rPr>
          <w:lastRenderedPageBreak/>
          <w:t>CHECKING HISTORIES TAB</w:t>
        </w:r>
      </w:ins>
    </w:p>
    <w:p w14:paraId="4920A714" w14:textId="7CF22390" w:rsidR="006B4378" w:rsidRDefault="006B4378" w:rsidP="006B4378">
      <w:pPr>
        <w:pStyle w:val="ListParagraph"/>
        <w:rPr>
          <w:ins w:id="164" w:author="Carl Viray" w:date="2023-12-16T10:13:00Z"/>
          <w:b/>
          <w:bCs/>
          <w:sz w:val="32"/>
          <w:szCs w:val="32"/>
        </w:rPr>
      </w:pPr>
    </w:p>
    <w:p w14:paraId="704B43B8" w14:textId="15C0E884" w:rsidR="006B4378" w:rsidRDefault="00344498" w:rsidP="006B4378">
      <w:pPr>
        <w:pStyle w:val="ListParagraph"/>
        <w:numPr>
          <w:ilvl w:val="0"/>
          <w:numId w:val="8"/>
        </w:numPr>
        <w:rPr>
          <w:ins w:id="165" w:author="Carl Viray" w:date="2023-12-16T10:18:00Z"/>
          <w:sz w:val="32"/>
          <w:szCs w:val="32"/>
        </w:rPr>
      </w:pPr>
      <w:ins w:id="166" w:author="Carl Viray" w:date="2023-12-16T10:14:00Z">
        <w:r>
          <w:rPr>
            <w:sz w:val="32"/>
            <w:szCs w:val="32"/>
          </w:rPr>
          <w:t>Navigate to Histories tab.</w:t>
        </w:r>
      </w:ins>
    </w:p>
    <w:p w14:paraId="00D4A86D" w14:textId="6FF363DF" w:rsidR="00344498" w:rsidRPr="00344498" w:rsidRDefault="00344498">
      <w:pPr>
        <w:pStyle w:val="ListParagraph"/>
        <w:jc w:val="center"/>
        <w:rPr>
          <w:ins w:id="167" w:author="Carl Viray" w:date="2023-12-16T10:16:00Z"/>
          <w:sz w:val="32"/>
          <w:szCs w:val="32"/>
          <w:rPrChange w:id="168" w:author="Carl Viray" w:date="2023-12-16T10:18:00Z">
            <w:rPr>
              <w:ins w:id="169" w:author="Carl Viray" w:date="2023-12-16T10:16:00Z"/>
            </w:rPr>
          </w:rPrChange>
        </w:rPr>
      </w:pPr>
      <w:ins w:id="170" w:author="Carl Viray" w:date="2023-12-16T10:18:00Z">
        <w:r w:rsidRPr="00344498">
          <w:rPr>
            <w:noProof/>
            <w:sz w:val="32"/>
            <w:szCs w:val="32"/>
          </w:rPr>
          <w:drawing>
            <wp:inline distT="0" distB="0" distL="0" distR="0" wp14:anchorId="391882FA" wp14:editId="6667F350">
              <wp:extent cx="3295193" cy="6958729"/>
              <wp:effectExtent l="0" t="0" r="635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99937" cy="69687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08D68A" w14:textId="77777777" w:rsidR="00344498" w:rsidRDefault="00344498" w:rsidP="00344498">
      <w:pPr>
        <w:pStyle w:val="ListParagraph"/>
        <w:jc w:val="center"/>
        <w:rPr>
          <w:ins w:id="171" w:author="Carl Viray" w:date="2023-12-16T10:16:00Z"/>
          <w:sz w:val="32"/>
          <w:szCs w:val="32"/>
        </w:rPr>
      </w:pPr>
    </w:p>
    <w:p w14:paraId="75306A1B" w14:textId="451B5675" w:rsidR="00344498" w:rsidRDefault="00344498" w:rsidP="00344498">
      <w:pPr>
        <w:pStyle w:val="ListParagraph"/>
        <w:jc w:val="center"/>
        <w:rPr>
          <w:ins w:id="172" w:author="Carl Viray" w:date="2023-12-16T10:16:00Z"/>
          <w:sz w:val="32"/>
          <w:szCs w:val="32"/>
        </w:rPr>
      </w:pPr>
      <w:ins w:id="173" w:author="Carl Viray" w:date="2023-12-16T10:16:00Z">
        <w:r>
          <w:rPr>
            <w:sz w:val="32"/>
            <w:szCs w:val="32"/>
          </w:rPr>
          <w:t>--- OR ---</w:t>
        </w:r>
      </w:ins>
    </w:p>
    <w:p w14:paraId="44D096AD" w14:textId="65CC3C91" w:rsidR="00344498" w:rsidRDefault="00344498" w:rsidP="00344498">
      <w:pPr>
        <w:pStyle w:val="ListParagraph"/>
        <w:numPr>
          <w:ilvl w:val="0"/>
          <w:numId w:val="9"/>
        </w:numPr>
        <w:rPr>
          <w:ins w:id="174" w:author="Carl Viray" w:date="2023-12-16T10:16:00Z"/>
          <w:sz w:val="32"/>
          <w:szCs w:val="32"/>
        </w:rPr>
      </w:pPr>
      <w:ins w:id="175" w:author="Carl Viray" w:date="2023-12-16T10:16:00Z">
        <w:r>
          <w:rPr>
            <w:sz w:val="32"/>
            <w:szCs w:val="32"/>
          </w:rPr>
          <w:t>Click Notifications.</w:t>
        </w:r>
      </w:ins>
    </w:p>
    <w:p w14:paraId="673C6A1B" w14:textId="674B6283" w:rsidR="00344498" w:rsidRDefault="00344498" w:rsidP="00344498">
      <w:pPr>
        <w:pStyle w:val="ListParagraph"/>
        <w:ind w:left="1080"/>
        <w:jc w:val="center"/>
        <w:rPr>
          <w:ins w:id="176" w:author="Carl Viray" w:date="2023-12-16T10:18:00Z"/>
          <w:sz w:val="32"/>
          <w:szCs w:val="32"/>
        </w:rPr>
      </w:pPr>
      <w:ins w:id="177" w:author="Carl Viray" w:date="2023-12-16T10:17:00Z">
        <w:r>
          <w:rPr>
            <w:noProof/>
            <w:sz w:val="32"/>
            <w:szCs w:val="32"/>
          </w:rPr>
          <w:drawing>
            <wp:inline distT="0" distB="0" distL="0" distR="0" wp14:anchorId="060331F3" wp14:editId="1A0D92AE">
              <wp:extent cx="3132889" cy="6968981"/>
              <wp:effectExtent l="0" t="0" r="0" b="381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/>
                      <pic:cNvPicPr>
                        <a:picLocks noChangeAspect="1" noChangeArrowheads="1"/>
                      </pic:cNvPicPr>
                    </pic:nvPicPr>
                    <pic:blipFill>
                      <a:blip r:embed="rId3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35256" cy="69742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20F2936" w14:textId="6B2CEB74" w:rsidR="00344498" w:rsidRDefault="00344498" w:rsidP="00344498">
      <w:pPr>
        <w:pStyle w:val="ListParagraph"/>
        <w:numPr>
          <w:ilvl w:val="0"/>
          <w:numId w:val="9"/>
        </w:numPr>
        <w:rPr>
          <w:ins w:id="178" w:author="Carl Viray" w:date="2023-12-16T10:19:00Z"/>
          <w:sz w:val="32"/>
          <w:szCs w:val="32"/>
        </w:rPr>
      </w:pPr>
      <w:ins w:id="179" w:author="Carl Viray" w:date="2023-12-16T10:19:00Z">
        <w:r>
          <w:rPr>
            <w:sz w:val="32"/>
            <w:szCs w:val="32"/>
          </w:rPr>
          <w:lastRenderedPageBreak/>
          <w:t>Viewing of histories of bookings.</w:t>
        </w:r>
      </w:ins>
    </w:p>
    <w:p w14:paraId="14FCD5E7" w14:textId="03758B2E" w:rsidR="00344498" w:rsidRPr="00344498" w:rsidRDefault="00344498">
      <w:pPr>
        <w:pStyle w:val="ListParagraph"/>
        <w:ind w:left="1080"/>
        <w:jc w:val="center"/>
        <w:rPr>
          <w:sz w:val="32"/>
          <w:szCs w:val="32"/>
          <w:rPrChange w:id="180" w:author="Carl Viray" w:date="2023-12-16T10:19:00Z">
            <w:rPr>
              <w:b/>
              <w:bCs/>
              <w:sz w:val="52"/>
              <w:szCs w:val="52"/>
            </w:rPr>
          </w:rPrChange>
        </w:rPr>
        <w:pPrChange w:id="181" w:author="Carl Viray" w:date="2023-12-16T10:19:00Z">
          <w:pPr>
            <w:jc w:val="center"/>
          </w:pPr>
        </w:pPrChange>
      </w:pPr>
      <w:ins w:id="182" w:author="Carl Viray" w:date="2023-12-16T10:19:00Z">
        <w:r>
          <w:rPr>
            <w:noProof/>
            <w:sz w:val="32"/>
            <w:szCs w:val="32"/>
          </w:rPr>
          <w:drawing>
            <wp:inline distT="0" distB="0" distL="0" distR="0" wp14:anchorId="28FA7AFF" wp14:editId="5CA22483">
              <wp:extent cx="3592611" cy="7590982"/>
              <wp:effectExtent l="0" t="0" r="8255" b="0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/>
                      <pic:cNvPicPr>
                        <a:picLocks noChangeAspect="1" noChangeArrowheads="1"/>
                      </pic:cNvPicPr>
                    </pic:nvPicPr>
                    <pic:blipFill>
                      <a:blip r:embed="rId3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93532" cy="75929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sectPr w:rsidR="00344498" w:rsidRPr="00344498" w:rsidSect="003D783E">
      <w:headerReference w:type="default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  <w:sectPrChange w:id="192" w:author="Carl Viray" w:date="2023-12-16T10:27:00Z">
        <w:sectPr w:rsidR="00344498" w:rsidRPr="00344498" w:rsidSect="003D783E">
          <w:pgMar w:top="1440" w:right="1440" w:bottom="1440" w:left="1440" w:header="720" w:footer="720" w:gutter="0"/>
          <w:pgNumType w:start="0"/>
          <w:titlePg w:val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9E1503" w14:textId="77777777" w:rsidR="006B2542" w:rsidRDefault="006B2542" w:rsidP="006B4378">
      <w:pPr>
        <w:spacing w:after="0" w:line="240" w:lineRule="auto"/>
      </w:pPr>
      <w:r>
        <w:separator/>
      </w:r>
    </w:p>
  </w:endnote>
  <w:endnote w:type="continuationSeparator" w:id="0">
    <w:p w14:paraId="51AE3188" w14:textId="77777777" w:rsidR="006B2542" w:rsidRDefault="006B2542" w:rsidP="006B4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ustomXmlInsRangeStart w:id="185" w:author="Carl Viray" w:date="2023-12-16T10:27:00Z"/>
  <w:sdt>
    <w:sdtPr>
      <w:id w:val="-170732486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185"/>
      <w:p w14:paraId="542786A0" w14:textId="5E9ACAA4" w:rsidR="003D783E" w:rsidRDefault="003D783E">
        <w:pPr>
          <w:pStyle w:val="Footer"/>
          <w:jc w:val="center"/>
          <w:rPr>
            <w:ins w:id="186" w:author="Carl Viray" w:date="2023-12-16T10:27:00Z"/>
          </w:rPr>
        </w:pPr>
        <w:ins w:id="187" w:author="Carl Viray" w:date="2023-12-16T10:27:00Z">
          <w:r>
            <w:rPr>
              <w:noProof/>
            </w:rPr>
            <w:drawing>
              <wp:anchor distT="0" distB="0" distL="114300" distR="114300" simplePos="0" relativeHeight="251669504" behindDoc="1" locked="0" layoutInCell="1" allowOverlap="1" wp14:anchorId="3D88D049" wp14:editId="0159F9C6">
                <wp:simplePos x="0" y="0"/>
                <wp:positionH relativeFrom="page">
                  <wp:posOffset>8626</wp:posOffset>
                </wp:positionH>
                <wp:positionV relativeFrom="paragraph">
                  <wp:posOffset>-114491</wp:posOffset>
                </wp:positionV>
                <wp:extent cx="7898130" cy="948058"/>
                <wp:effectExtent l="0" t="0" r="7620" b="4445"/>
                <wp:wrapNone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V="1">
                          <a:off x="0" y="0"/>
                          <a:ext cx="7898130" cy="948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ins>
      </w:p>
      <w:customXmlInsRangeStart w:id="188" w:author="Carl Viray" w:date="2023-12-16T10:27:00Z"/>
    </w:sdtContent>
  </w:sdt>
  <w:customXmlInsRangeEnd w:id="188"/>
  <w:p w14:paraId="1AEEC56A" w14:textId="05A679C9" w:rsidR="006B4378" w:rsidRDefault="006B43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A2831" w14:textId="644A9BED" w:rsidR="006B4378" w:rsidRDefault="006B4378">
    <w:pPr>
      <w:pStyle w:val="Footer"/>
    </w:pPr>
    <w:ins w:id="191" w:author="Carl Viray" w:date="2023-12-16T10:08:00Z">
      <w:r>
        <w:rPr>
          <w:noProof/>
        </w:rPr>
        <w:drawing>
          <wp:anchor distT="0" distB="0" distL="114300" distR="114300" simplePos="0" relativeHeight="251667456" behindDoc="1" locked="0" layoutInCell="1" allowOverlap="1" wp14:anchorId="4A99665A" wp14:editId="06D09EB0">
            <wp:simplePos x="0" y="0"/>
            <wp:positionH relativeFrom="page">
              <wp:posOffset>-22439</wp:posOffset>
            </wp:positionH>
            <wp:positionV relativeFrom="paragraph">
              <wp:posOffset>-303215</wp:posOffset>
            </wp:positionV>
            <wp:extent cx="7898130" cy="948058"/>
            <wp:effectExtent l="0" t="0" r="762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938052" cy="9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EB8FB9" w14:textId="77777777" w:rsidR="006B2542" w:rsidRDefault="006B2542" w:rsidP="006B4378">
      <w:pPr>
        <w:spacing w:after="0" w:line="240" w:lineRule="auto"/>
      </w:pPr>
      <w:r>
        <w:separator/>
      </w:r>
    </w:p>
  </w:footnote>
  <w:footnote w:type="continuationSeparator" w:id="0">
    <w:p w14:paraId="43FB3471" w14:textId="77777777" w:rsidR="006B2542" w:rsidRDefault="006B2542" w:rsidP="006B43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BE6A4" w14:textId="105477EB" w:rsidR="006B4378" w:rsidRDefault="006B4378">
    <w:pPr>
      <w:pStyle w:val="Header"/>
    </w:pPr>
    <w:ins w:id="183" w:author="Carl Viray" w:date="2023-12-16T10:07:00Z">
      <w:r>
        <w:rPr>
          <w:noProof/>
        </w:rPr>
        <w:drawing>
          <wp:anchor distT="0" distB="0" distL="114300" distR="114300" simplePos="0" relativeHeight="251659264" behindDoc="1" locked="0" layoutInCell="1" allowOverlap="1" wp14:anchorId="49E4B63B" wp14:editId="0965CA6E">
            <wp:simplePos x="0" y="0"/>
            <wp:positionH relativeFrom="page">
              <wp:posOffset>-33655</wp:posOffset>
            </wp:positionH>
            <wp:positionV relativeFrom="paragraph">
              <wp:posOffset>-457200</wp:posOffset>
            </wp:positionV>
            <wp:extent cx="7864475" cy="966470"/>
            <wp:effectExtent l="0" t="0" r="3175" b="5080"/>
            <wp:wrapTight wrapText="bothSides">
              <wp:wrapPolygon edited="0">
                <wp:start x="0" y="0"/>
                <wp:lineTo x="0" y="21288"/>
                <wp:lineTo x="21556" y="21288"/>
                <wp:lineTo x="215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6447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ins>
    <w:ins w:id="184" w:author="Carl Viray" w:date="2023-12-16T10:08:00Z">
      <w:r>
        <w:rPr>
          <w:noProof/>
        </w:rPr>
        <w:drawing>
          <wp:anchor distT="0" distB="0" distL="114300" distR="114300" simplePos="0" relativeHeight="251663360" behindDoc="0" locked="0" layoutInCell="1" allowOverlap="1" wp14:anchorId="424006FF" wp14:editId="1D1E0F35">
            <wp:simplePos x="0" y="0"/>
            <wp:positionH relativeFrom="margin">
              <wp:posOffset>-28575</wp:posOffset>
            </wp:positionH>
            <wp:positionV relativeFrom="paragraph">
              <wp:posOffset>-266700</wp:posOffset>
            </wp:positionV>
            <wp:extent cx="2428875" cy="845185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ins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88A11" w14:textId="72D23785" w:rsidR="006B4378" w:rsidRDefault="006B4378">
    <w:pPr>
      <w:pStyle w:val="Header"/>
      <w:tabs>
        <w:tab w:val="clear" w:pos="4680"/>
        <w:tab w:val="clear" w:pos="9360"/>
        <w:tab w:val="left" w:pos="5340"/>
      </w:tabs>
      <w:pPrChange w:id="189" w:author="Carl Viray" w:date="2023-12-16T10:08:00Z">
        <w:pPr>
          <w:pStyle w:val="Header"/>
        </w:pPr>
      </w:pPrChange>
    </w:pPr>
    <w:ins w:id="190" w:author="Carl Viray" w:date="2023-12-16T10:08:00Z">
      <w:r>
        <w:rPr>
          <w:noProof/>
        </w:rPr>
        <w:drawing>
          <wp:anchor distT="0" distB="0" distL="114300" distR="114300" simplePos="0" relativeHeight="251665408" behindDoc="1" locked="0" layoutInCell="1" allowOverlap="1" wp14:anchorId="1B38C01B" wp14:editId="6C1CAC9E">
            <wp:simplePos x="0" y="0"/>
            <wp:positionH relativeFrom="page">
              <wp:posOffset>-50165</wp:posOffset>
            </wp:positionH>
            <wp:positionV relativeFrom="paragraph">
              <wp:posOffset>-467995</wp:posOffset>
            </wp:positionV>
            <wp:extent cx="7881620" cy="966470"/>
            <wp:effectExtent l="0" t="0" r="5080" b="5080"/>
            <wp:wrapTight wrapText="bothSides">
              <wp:wrapPolygon edited="0">
                <wp:start x="0" y="0"/>
                <wp:lineTo x="0" y="21288"/>
                <wp:lineTo x="21562" y="21288"/>
                <wp:lineTo x="2156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8162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ins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36D1C"/>
    <w:multiLevelType w:val="hybridMultilevel"/>
    <w:tmpl w:val="D3446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F0A59"/>
    <w:multiLevelType w:val="hybridMultilevel"/>
    <w:tmpl w:val="83664208"/>
    <w:lvl w:ilvl="0" w:tplc="74403A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9F0AB5"/>
    <w:multiLevelType w:val="hybridMultilevel"/>
    <w:tmpl w:val="6AB2A30A"/>
    <w:lvl w:ilvl="0" w:tplc="9F0AC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894EBC"/>
    <w:multiLevelType w:val="hybridMultilevel"/>
    <w:tmpl w:val="4A18EE98"/>
    <w:lvl w:ilvl="0" w:tplc="A66CF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C71433"/>
    <w:multiLevelType w:val="hybridMultilevel"/>
    <w:tmpl w:val="D4CAD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4431C"/>
    <w:multiLevelType w:val="hybridMultilevel"/>
    <w:tmpl w:val="44A4D720"/>
    <w:lvl w:ilvl="0" w:tplc="5900DE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38D177A"/>
    <w:multiLevelType w:val="hybridMultilevel"/>
    <w:tmpl w:val="A0D46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208C2"/>
    <w:multiLevelType w:val="hybridMultilevel"/>
    <w:tmpl w:val="E40E7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620C80"/>
    <w:multiLevelType w:val="hybridMultilevel"/>
    <w:tmpl w:val="0AB2D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5"/>
  </w:num>
  <w:num w:numId="6">
    <w:abstractNumId w:val="8"/>
  </w:num>
  <w:num w:numId="7">
    <w:abstractNumId w:val="2"/>
  </w:num>
  <w:num w:numId="8">
    <w:abstractNumId w:val="0"/>
  </w:num>
  <w:num w:numId="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arl Viray">
    <w15:presenceInfo w15:providerId="Windows Live" w15:userId="70236f50ceabd13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DBB"/>
    <w:rsid w:val="003306BD"/>
    <w:rsid w:val="00344498"/>
    <w:rsid w:val="003D783E"/>
    <w:rsid w:val="004330E9"/>
    <w:rsid w:val="00486204"/>
    <w:rsid w:val="004E2DBB"/>
    <w:rsid w:val="006B2542"/>
    <w:rsid w:val="006B4378"/>
    <w:rsid w:val="00736E07"/>
    <w:rsid w:val="00EC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1FEAE"/>
  <w15:chartTrackingRefBased/>
  <w15:docId w15:val="{9881CE12-5824-4F57-97D0-79448820B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D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4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4378"/>
  </w:style>
  <w:style w:type="paragraph" w:styleId="Footer">
    <w:name w:val="footer"/>
    <w:basedOn w:val="Normal"/>
    <w:link w:val="FooterChar"/>
    <w:uiPriority w:val="99"/>
    <w:unhideWhenUsed/>
    <w:rsid w:val="006B4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Viray</dc:creator>
  <cp:keywords/>
  <dc:description/>
  <cp:lastModifiedBy>Carl Viray</cp:lastModifiedBy>
  <cp:revision>3</cp:revision>
  <cp:lastPrinted>2023-12-16T02:28:00Z</cp:lastPrinted>
  <dcterms:created xsi:type="dcterms:W3CDTF">2023-12-16T02:27:00Z</dcterms:created>
  <dcterms:modified xsi:type="dcterms:W3CDTF">2023-12-16T02:35:00Z</dcterms:modified>
</cp:coreProperties>
</file>